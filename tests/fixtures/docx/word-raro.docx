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bookmarkStart w:id="0" w:name="_Toc0001"/>
      <w:r>
        <w:t>Casos raros</w:t>
      </w:r>
      <w:bookmarkEnd w:id="0"/>
    </w:p>
    <w:p>
      <w:proofErr w:type="spellStart"/>
      <w:r>
        <w:t>Signos: &amp; &lt; &gt; " ' y un asterisco * literal.</w:t>
      </w:r>
      <w:proofErr w:type="spellEnd"/>
    </w:p>
    <w:p>
      <w:r>
        <w:t>Emoji 🧪 y combinante é.</w:t>
      </w:r>
    </w:p>
    <w:p>
      <w:ins w:id="1" w:author="Revisor" w:date="2026-01-15T10:00:00Z">
        <w:r>
          <w:t xml:space="preserve">Texto INSERTADO </w:t>
        </w:r>
      </w:ins>
      <w:del w:id="2" w:author="Revisor" w:date="2026-01-15T10:00:00Z">
        <w:r>
          <w:delText>ESTOSEBORRO</w:delText>
        </w:r>
      </w:del>
      <w:r>
        <w:t>y el resto.</w:t>
      </w:r>
    </w:p>
    <w:p>
      <w:r>
        <w:t>antes</w:t>
        <w:tab/>
        <w:t>después</w:t>
        <w:br/>
        <w:t>segunda línea del mismo párrafo</w:t>
      </w:r>
    </w:p>
    <w:p/>
    <w:p>
      <w:r>
        <w:lastRenderedPageBreak/>
        <w:t>Tras un salto de página renderizado.</w:t>
      </w:r>
    </w:p>
    <w:p>
      <w:r>
        <w:t>Frase con nota</w:t>
      </w:r>
      <w:r>
        <w:rPr>
          <w:rStyle w:val="FootnoteReference"/>
        </w:rPr>
        <w:footnoteReference w:id="2"/>
      </w:r>
      <w:r>
        <w:t>.</w:t>
      </w:r>
    </w:p>
    <w:tbl>
      <w:tblPr>
        <w:tblW w:w="0" w:type="auto"/>
      </w:tblPr>
      <w:tblGrid>
        <w:gridCol w:w="4000"/>
      </w:tblGrid>
      <w:tr>
        <w:tc>
          <w:tcPr>
            <w:tcW w:w="4000" w:type="dxa"/>
          </w:tcPr>
          <w:p>
            <w:r>
              <w:t>Celda externa</w:t>
            </w:r>
          </w:p>
          <w:tbl>
            <w:tblPr>
              <w:tblW w:w="0" w:type="auto"/>
            </w:tblPr>
            <w:tblGrid>
              <w:gridCol w:w="1800"/>
            </w:tblGrid>
            <w:tr>
              <w:tc>
                <w:tcPr>
                  <w:tcW w:w="1800" w:type="dxa"/>
                </w:tcPr>
                <w:p>
                  <w:r>
                    <w:t>Celda anidada</w:t>
                  </w:r>
                </w:p>
              </w:tc>
            </w:tr>
          </w:tbl>
          <w:p/>
        </w:tc>
      </w:tr>
    </w:tbl>
    <w:p/>
    <w:sectPr>
      <w:pgSz w:w="11906" w:h="16838"/>
      <w:pgMar w:top="1417" w:right="1701" w:bottom="1417" w:left="1701" w:header="708" w:footer="708" w:gutter="0"/>
    </w:sectPr>
  </w:body>
</w:document>
</file>

<file path=word/footnotes.xml><?xml version="1.0" encoding="utf-8"?>
<w:footnotes xmlns:w="http://schemas.openxmlformats.org/wordprocessingml/2006/main">
  <w:footnote w:type="separator" w:id="0">
    <w:p>
      <w:r>
        <w:separator/>
      </w:r>
    </w:p>
  </w:footnote>
  <w:footnote w:type="continuationSeparator" w:id="1">
    <w:p>
      <w:r>
        <w:continuationSeparator/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El texto de la nota al pie.</w:t>
      </w:r>
    </w:p>
  </w:footnote>
</w:footnotes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•"/>
      <w:lvlJc w:val="left"/>
      <w:pPr>
        <w:ind w:left="1440" w:hanging="360"/>
      </w:pPr>
    </w:lvl>
    <w:lvl w:ilvl="2">
      <w:start w:val="1"/>
      <w:numFmt w:val="bullet"/>
      <w:lvlText w:val="•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•"/>
      <w:lvlJc w:val="left"/>
      <w:pPr>
        <w:ind w:left="3600" w:hanging="360"/>
      </w:pPr>
    </w:lvl>
    <w:lvl w:ilvl="5">
      <w:start w:val="1"/>
      <w:numFmt w:val="bullet"/>
      <w:lvlText w:val="•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•"/>
      <w:lvlJc w:val="left"/>
      <w:pPr>
        <w:ind w:left="5760" w:hanging="360"/>
      </w:pPr>
    </w:lvl>
    <w:lvl w:ilvl="8">
      <w:start w:val="1"/>
      <w:numFmt w:val="bullet"/>
      <w:lvlText w:val="•"/>
      <w:lvlJc w:val="left"/>
      <w:pPr>
        <w:ind w:left="6480" w:hanging="360"/>
      </w:pPr>
    </w:lvl>
  </w:abstractNum>
  <w:abstractNum w:abstractNumId="1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lang w:val="es-ES"/>
      </w:rPr>
    </w:rPrDefault>
  </w:docDefaults>
  <w:style w:type="paragraph" w:default="1" w:styleId="Normal">
    <w:name w:val="Normal"/>
  </w:style>
  <w:style w:type="paragraph" w:styleId="Title">
    <w:name w:val="Title"/>
    <w:basedOn w:val="Normal"/>
    <w:rPr>
      <w:b/>
      <w:sz w:val="56"/>
    </w:rPr>
  </w:style>
  <w:style w:type="paragraph" w:styleId="Heading1">
    <w:name w:val="heading 1"/>
    <w:basedOn w:val="Normal"/>
    <w:next w:val="Normal"/>
    <w:pPr>
      <w:outlineLvl w:val="0"/>
    </w:pPr>
    <w:rPr>
      <w:b/>
      <w:sz w:val="30"/>
    </w:rPr>
  </w:style>
  <w:style w:type="paragraph" w:styleId="Heading2">
    <w:name w:val="heading 2"/>
    <w:basedOn w:val="Normal"/>
    <w:next w:val="Normal"/>
    <w:pPr>
      <w:outlineLvl w:val="1"/>
    </w:pPr>
    <w:rPr>
      <w:b/>
      <w:sz w:val="26"/>
    </w:rPr>
  </w:style>
  <w:style w:type="paragraph" w:styleId="Heading3">
    <w:name w:val="heading 3"/>
    <w:basedOn w:val="Normal"/>
    <w:next w:val="Normal"/>
    <w:pPr>
      <w:outlineLvl w:val="2"/>
    </w:pPr>
    <w:rPr>
      <w:b/>
      <w:sz w:val="22"/>
    </w:rPr>
  </w:style>
  <w:style w:type="paragraph" w:styleId="ListParagraph">
    <w:name w:val="List Paragraph"/>
    <w:basedOn w:val="Normal"/>
  </w:style>
  <w:style w:type="paragraph" w:styleId="Quote">
    <w:name w:val="Quote"/>
    <w:basedOn w:val="Normal"/>
    <w:pPr>
      <w:ind w:left="720"/>
    </w:pPr>
  </w:style>
  <w:style w:type="paragraph" w:styleId="SourceCode">
    <w:name w:val="Source Code"/>
    <w:basedOn w:val="Normal"/>
    <w:rPr>
      <w:rFonts w:ascii="Consolas" w:hAnsi="Consolas"/>
    </w:rPr>
  </w:style>
  <w:style w:type="character" w:styleId="VerbatimChar">
    <w:name w:val="Verbatim Char"/>
    <w:rPr>
      <w:rFonts w:ascii="Consolas" w:hAnsi="Consolas"/>
    </w:rPr>
  </w:style>
  <w:style w:type="character" w:styleId="Hyperlink">
    <w:name w:val="Hyperlink"/>
    <w:rPr>
      <w:color w:val="0563C1"/>
      <w:u w:val="single"/>
    </w:rPr>
  </w:style>
  <w:style w:type="paragraph" w:styleId="FootnoteText">
    <w:name w:val="footnote text"/>
    <w:basedOn w:val="Normal"/>
  </w:style>
  <w:style w:type="character" w:styleId="FootnoteReference">
    <w:name w:val="footnote reference"/>
    <w:rPr>
      <w:vertAlign w:val="superscript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/Relationships>

</file>

<file path=docProps/core.xml><?xml version="1.0" encoding="utf-8"?>
<cp:coreProperties xmlns:cp="http://schemas.openxmlformats.org/package/2006/metadata/core-properties" xmlns:dc="http://purl.org/dc/elements/1.1/">
  <dc:title>Casos raros</dc:title>
  <dc:language>es-ES</dc:language>
</cp:coreProperties>
</file>